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AA3794" w:rsidRDefault="00451517" w:rsidP="00AA379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A3794">
        <w:rPr>
          <w:rFonts w:ascii="Times New Roman" w:hAnsi="Times New Roman" w:cs="Times New Roman"/>
          <w:b/>
          <w:sz w:val="24"/>
          <w:szCs w:val="24"/>
          <w:lang w:val="uk-UA"/>
        </w:rPr>
        <w:t>01.11 Я досліджую світ</w:t>
      </w: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A3794">
        <w:rPr>
          <w:rFonts w:ascii="Times New Roman" w:hAnsi="Times New Roman" w:cs="Times New Roman"/>
          <w:b/>
          <w:sz w:val="24"/>
          <w:szCs w:val="24"/>
          <w:lang w:val="uk-UA"/>
        </w:rPr>
        <w:t>Тема. Як утворюється тінь.</w:t>
      </w:r>
    </w:p>
    <w:p w:rsidR="00451517" w:rsidRPr="00AA3794" w:rsidRDefault="00451517" w:rsidP="00AA379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A3794">
        <w:rPr>
          <w:rFonts w:ascii="Times New Roman" w:hAnsi="Times New Roman" w:cs="Times New Roman"/>
          <w:b/>
          <w:sz w:val="24"/>
          <w:szCs w:val="24"/>
          <w:lang w:val="uk-UA"/>
        </w:rPr>
        <w:t>Хід уроку</w:t>
      </w:r>
    </w:p>
    <w:p w:rsidR="00451517" w:rsidRPr="00451517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1.</w:t>
      </w:r>
      <w:proofErr w:type="spellStart"/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Актуалізація</w:t>
      </w:r>
      <w:proofErr w:type="spellEnd"/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опорних</w:t>
      </w:r>
      <w:proofErr w:type="spellEnd"/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знань</w:t>
      </w:r>
      <w:proofErr w:type="spellEnd"/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Відгадайте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загадку.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•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Хто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поруч</w:t>
      </w:r>
      <w:proofErr w:type="spell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іде</w:t>
      </w:r>
      <w:proofErr w:type="spell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сліду</w:t>
      </w:r>
      <w:proofErr w:type="spell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</w:t>
      </w:r>
      <w:proofErr w:type="spell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залиша</w:t>
      </w:r>
      <w:proofErr w:type="gram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є</w:t>
      </w:r>
      <w:proofErr w:type="spell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  <w:proofErr w:type="gram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траплялося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вам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спостерігати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тінню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від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предметі</w:t>
      </w:r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spellEnd"/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451517" w:rsidRPr="00451517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2</w:t>
      </w:r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Повідомлення</w:t>
      </w:r>
      <w:proofErr w:type="spellEnd"/>
      <w:r w:rsidR="00451517"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теми та мети уроку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хотіли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більше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дізнатися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властивості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сонячного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Сьогодні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дізнаємося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як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поширюються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сонячні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промені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всі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тіла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пропускають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сонячне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ІІ. ОСНОВНА ЧАСТИНА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1. </w:t>
      </w:r>
      <w:proofErr w:type="spellStart"/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Вивчення</w:t>
      </w:r>
      <w:proofErr w:type="spellEnd"/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нового </w:t>
      </w:r>
      <w:proofErr w:type="spellStart"/>
      <w:proofErr w:type="gramStart"/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матер</w:t>
      </w:r>
      <w:proofErr w:type="gramEnd"/>
      <w:r w:rsidRPr="00AA37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іалу</w:t>
      </w:r>
      <w:proofErr w:type="spellEnd"/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Робота за </w:t>
      </w:r>
      <w:proofErr w:type="spellStart"/>
      <w:proofErr w:type="gram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</w:t>
      </w:r>
      <w:proofErr w:type="gram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ідручником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(с. 82-83)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1) </w:t>
      </w:r>
      <w:proofErr w:type="spellStart"/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Коментоване</w:t>
      </w:r>
      <w:proofErr w:type="spellEnd"/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proofErr w:type="spellStart"/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читання</w:t>
      </w:r>
      <w:proofErr w:type="spellEnd"/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Учні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читають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</w:t>
      </w:r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кст пр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властивості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сонячного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проміння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коментують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прочитане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2) </w:t>
      </w:r>
      <w:proofErr w:type="spellStart"/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Словникова</w:t>
      </w:r>
      <w:proofErr w:type="spellEnd"/>
      <w:r w:rsidRPr="00AA379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робота.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Діти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зачитують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пояснення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 причину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утворення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тіні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знайомляться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зі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значенням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цього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слова.</w:t>
      </w:r>
    </w:p>
    <w:p w:rsidR="00451517" w:rsidRPr="00AA3794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Тінь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це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частина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простору,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куди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потрапляє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A3794" w:rsidRPr="00451517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3794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252249C0" wp14:editId="2F740C77">
            <wp:extent cx="4572638" cy="342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Гра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«</w:t>
      </w: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Знайди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тінь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»</w:t>
      </w:r>
    </w:p>
    <w:p w:rsidR="00451517" w:rsidRPr="00AA3794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3794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lastRenderedPageBreak/>
        <w:drawing>
          <wp:inline distT="0" distB="0" distL="0" distR="0" wp14:anchorId="120EF02C" wp14:editId="622091A3">
            <wp:extent cx="3686175" cy="27646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27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94" w:rsidRPr="00AA3794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51517" w:rsidRPr="00AA3794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Розгляньте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малюнки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proofErr w:type="gram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</w:t>
      </w:r>
      <w:proofErr w:type="gram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ідручник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с. 82</w:t>
      </w: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Які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тіла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пропускають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які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AA3794" w:rsidRPr="00AA3794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3794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16800943" wp14:editId="48F00A29">
            <wp:extent cx="3076575" cy="23074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23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94" w:rsidRPr="00451517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3794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3BC290ED" wp14:editId="323E9942">
            <wp:extent cx="3428999" cy="25717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Досл</w:t>
      </w:r>
      <w:proofErr w:type="gram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ідження-спостереження</w:t>
      </w:r>
      <w:proofErr w:type="spellEnd"/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·</w:t>
      </w: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 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Досл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ід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Закриємо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імкненого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ліхтарика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книгою (</w:t>
      </w:r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дощечкою, картоном, </w:t>
      </w: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долонею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проникає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? 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Висновок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Книга, дощечка, картон,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долоня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ітлонепроникні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тіла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·</w:t>
      </w: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 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Досл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ід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Закриємо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увімкненого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ліхтарика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шматочком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склянкою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, </w:t>
      </w: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шматочком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прозорого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пластику</w:t>
      </w:r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  <w:proofErr w:type="spell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Чи</w:t>
      </w:r>
      <w:proofErr w:type="spell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проникає</w:t>
      </w:r>
      <w:proofErr w:type="spell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</w:t>
      </w:r>
      <w:proofErr w:type="spellEnd"/>
      <w:r w:rsidR="00AA3794"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? 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Висновок</w:t>
      </w:r>
      <w:proofErr w:type="spellEnd"/>
      <w:r w:rsidRPr="00AA379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склянка,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прозорий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пластик —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ітлопроникні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тіла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·</w:t>
      </w: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 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Досл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ід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Погляньте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Сонце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через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зошит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або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книжку.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бачите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ви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його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Чи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проходить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сонячне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св</w:t>
      </w:r>
      <w:proofErr w:type="gram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ітло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крізь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непрозорі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предмети</w:t>
      </w:r>
      <w:proofErr w:type="spellEnd"/>
      <w:r w:rsidRPr="00451517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ins w:id="0" w:author="Unknown"/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ins w:id="1" w:author="Unknown"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Висновок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.</w:t>
        </w:r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 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Сонячне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проміння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не проходить </w:t>
        </w:r>
        <w:proofErr w:type="spellStart"/>
        <w:proofErr w:type="gram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кр</w:t>
        </w:r>
        <w:proofErr w:type="gram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ізь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непрозорі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предмети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.</w:t>
        </w:r>
      </w:ins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ins w:id="2" w:author="Unknown"/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ins w:id="3" w:author="Unknown"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Вправа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«Коло думок»</w:t>
        </w:r>
      </w:ins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ins w:id="4" w:author="Unknown"/>
          <w:rFonts w:ascii="Times New Roman" w:eastAsia="Times New Roman" w:hAnsi="Times New Roman" w:cs="Times New Roman"/>
          <w:sz w:val="24"/>
          <w:szCs w:val="24"/>
          <w:lang w:eastAsia="ru-RU"/>
        </w:rPr>
      </w:pPr>
      <w:ins w:id="5" w:author="Unknown"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—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Чому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в наших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будинках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прозорі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вікна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,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зі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скла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? (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Діти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висловлюють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свої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міркування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.</w:t>
        </w:r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)</w:t>
        </w:r>
      </w:ins>
    </w:p>
    <w:p w:rsidR="00451517" w:rsidRDefault="00451517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uk-UA" w:eastAsia="ru-RU"/>
        </w:rPr>
      </w:pPr>
      <w:proofErr w:type="spellStart"/>
      <w:ins w:id="6" w:author="Unknown"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Фізкультхвилинка</w:t>
        </w:r>
      </w:ins>
      <w:proofErr w:type="spellEnd"/>
    </w:p>
    <w:p w:rsidR="00AA3794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uk-UA" w:eastAsia="ru-RU"/>
        </w:rPr>
      </w:pPr>
      <w:hyperlink r:id="rId9" w:history="1">
        <w:r w:rsidRPr="00A3165E">
          <w:rPr>
            <w:rStyle w:val="a6"/>
            <w:rFonts w:ascii="Times New Roman" w:eastAsia="Times New Roman" w:hAnsi="Times New Roman" w:cs="Times New Roman"/>
            <w:i/>
            <w:iCs/>
            <w:sz w:val="24"/>
            <w:szCs w:val="24"/>
            <w:lang w:val="uk-UA" w:eastAsia="ru-RU"/>
          </w:rPr>
          <w:t>https://www.youtube.com/watch?v=0a7dfpihN6s&amp;list=PLUQdJtuh61xVCtiWCNb0PWKTXJ_DeqdC6</w:t>
        </w:r>
      </w:hyperlink>
    </w:p>
    <w:p w:rsidR="00AA3794" w:rsidRPr="00AA3794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uk-UA" w:eastAsia="ru-RU"/>
        </w:rPr>
      </w:pPr>
      <w:bookmarkStart w:id="7" w:name="_GoBack"/>
      <w:bookmarkEnd w:id="7"/>
    </w:p>
    <w:p w:rsidR="00AA3794" w:rsidRPr="00451517" w:rsidRDefault="00AA3794" w:rsidP="00AA3794">
      <w:pPr>
        <w:shd w:val="clear" w:color="auto" w:fill="FFFFFF"/>
        <w:spacing w:after="0" w:line="360" w:lineRule="auto"/>
        <w:jc w:val="both"/>
        <w:rPr>
          <w:ins w:id="8" w:author="Unknown"/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AA3794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268A458E" wp14:editId="219B247E">
            <wp:extent cx="4572638" cy="3429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94" w:rsidRPr="00AA3794" w:rsidRDefault="00AA3794" w:rsidP="00AA379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ins w:id="9" w:author="Unknown"/>
          <w:rFonts w:ascii="Times New Roman" w:eastAsia="Times New Roman" w:hAnsi="Times New Roman" w:cs="Times New Roman"/>
          <w:sz w:val="24"/>
          <w:szCs w:val="24"/>
          <w:lang w:eastAsia="ru-RU"/>
        </w:rPr>
      </w:pPr>
      <w:ins w:id="10" w:author="Unknown">
        <w:r w:rsidRPr="00AA3794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ru-RU"/>
          </w:rPr>
          <w:t xml:space="preserve">3. </w:t>
        </w:r>
        <w:proofErr w:type="spellStart"/>
        <w:r w:rsidRPr="00AA3794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ru-RU"/>
          </w:rPr>
          <w:t>Творчі</w:t>
        </w:r>
        <w:proofErr w:type="spellEnd"/>
        <w:r w:rsidRPr="00AA3794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ru-RU"/>
          </w:rPr>
          <w:t>вправи</w:t>
        </w:r>
        <w:proofErr w:type="spellEnd"/>
      </w:ins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ins w:id="11" w:author="Unknown"/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ins w:id="12" w:author="Unknown"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Вправа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«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Міркуємо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!»</w:t>
        </w:r>
      </w:ins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ins w:id="13" w:author="Unknown"/>
          <w:rFonts w:ascii="Times New Roman" w:eastAsia="Times New Roman" w:hAnsi="Times New Roman" w:cs="Times New Roman"/>
          <w:sz w:val="24"/>
          <w:szCs w:val="24"/>
          <w:lang w:eastAsia="ru-RU"/>
        </w:rPr>
      </w:pPr>
      <w:ins w:id="14" w:author="Unknown"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—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Розгляньте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малюнки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(</w:t>
        </w:r>
        <w:proofErr w:type="spellStart"/>
        <w:proofErr w:type="gram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п</w:t>
        </w:r>
        <w:proofErr w:type="gram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ідручник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, с. 83</w:t>
        </w:r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).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Чи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всі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тіні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художник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зобразив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правильно? Де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міститься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джерело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</w:t>
        </w:r>
        <w:proofErr w:type="spellStart"/>
        <w:proofErr w:type="gramStart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св</w:t>
        </w:r>
        <w:proofErr w:type="gram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ітла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(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попереду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чи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позаду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дітей</w:t>
        </w:r>
        <w:proofErr w:type="spellEnd"/>
        <w:r w:rsidRPr="00451517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)?</w:t>
        </w:r>
      </w:ins>
    </w:p>
    <w:p w:rsidR="00451517" w:rsidRPr="00451517" w:rsidRDefault="00451517" w:rsidP="00AA3794">
      <w:pPr>
        <w:shd w:val="clear" w:color="auto" w:fill="FFFFFF"/>
        <w:spacing w:after="0" w:line="360" w:lineRule="auto"/>
        <w:jc w:val="both"/>
        <w:rPr>
          <w:ins w:id="15" w:author="Unknown"/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ins w:id="16" w:author="Unknown"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lastRenderedPageBreak/>
          <w:t>Вправа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«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Впізнай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 xml:space="preserve"> </w:t>
        </w:r>
        <w:proofErr w:type="spellStart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тінь</w:t>
        </w:r>
        <w:proofErr w:type="spellEnd"/>
        <w:r w:rsidRPr="00AA3794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ru-RU"/>
          </w:rPr>
          <w:t>»</w:t>
        </w:r>
      </w:ins>
    </w:p>
    <w:p w:rsidR="00451517" w:rsidRPr="00AA3794" w:rsidRDefault="00AA3794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AA379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7D3A953" wp14:editId="6E13ADCA">
            <wp:extent cx="4572638" cy="34294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451517" w:rsidRPr="00AA3794" w:rsidRDefault="00451517" w:rsidP="00AA37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sectPr w:rsidR="00451517" w:rsidRPr="00AA3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059"/>
    <w:rsid w:val="00010D09"/>
    <w:rsid w:val="00017CA4"/>
    <w:rsid w:val="00056684"/>
    <w:rsid w:val="00076724"/>
    <w:rsid w:val="00086149"/>
    <w:rsid w:val="000B39F4"/>
    <w:rsid w:val="000C4467"/>
    <w:rsid w:val="000E5B24"/>
    <w:rsid w:val="0013290B"/>
    <w:rsid w:val="00142FF6"/>
    <w:rsid w:val="00152F21"/>
    <w:rsid w:val="001532AB"/>
    <w:rsid w:val="00155A67"/>
    <w:rsid w:val="0018215B"/>
    <w:rsid w:val="0019264A"/>
    <w:rsid w:val="001C5E1C"/>
    <w:rsid w:val="001D6188"/>
    <w:rsid w:val="001E4A7F"/>
    <w:rsid w:val="001F3A09"/>
    <w:rsid w:val="00212D0C"/>
    <w:rsid w:val="00221FAE"/>
    <w:rsid w:val="0023021D"/>
    <w:rsid w:val="00257CD2"/>
    <w:rsid w:val="00270EEC"/>
    <w:rsid w:val="00271E57"/>
    <w:rsid w:val="00285BA8"/>
    <w:rsid w:val="00286A55"/>
    <w:rsid w:val="002F6B3B"/>
    <w:rsid w:val="00305219"/>
    <w:rsid w:val="00311612"/>
    <w:rsid w:val="00311D53"/>
    <w:rsid w:val="00313510"/>
    <w:rsid w:val="003935CD"/>
    <w:rsid w:val="003A5780"/>
    <w:rsid w:val="003B1B2E"/>
    <w:rsid w:val="003B5F09"/>
    <w:rsid w:val="003E7117"/>
    <w:rsid w:val="00437D41"/>
    <w:rsid w:val="00451517"/>
    <w:rsid w:val="004633BF"/>
    <w:rsid w:val="00484059"/>
    <w:rsid w:val="0048446F"/>
    <w:rsid w:val="004A34B1"/>
    <w:rsid w:val="004B1728"/>
    <w:rsid w:val="004F15C7"/>
    <w:rsid w:val="00502150"/>
    <w:rsid w:val="005327C1"/>
    <w:rsid w:val="00544AA4"/>
    <w:rsid w:val="005621B4"/>
    <w:rsid w:val="005D0DDE"/>
    <w:rsid w:val="005D72D7"/>
    <w:rsid w:val="005E1543"/>
    <w:rsid w:val="005F19B7"/>
    <w:rsid w:val="005F323D"/>
    <w:rsid w:val="00605DCB"/>
    <w:rsid w:val="006179A7"/>
    <w:rsid w:val="00636396"/>
    <w:rsid w:val="00640357"/>
    <w:rsid w:val="006433C7"/>
    <w:rsid w:val="006510B7"/>
    <w:rsid w:val="00666486"/>
    <w:rsid w:val="0067347A"/>
    <w:rsid w:val="006B21A7"/>
    <w:rsid w:val="006D6043"/>
    <w:rsid w:val="006E3CE8"/>
    <w:rsid w:val="00707A14"/>
    <w:rsid w:val="007627D4"/>
    <w:rsid w:val="007854EC"/>
    <w:rsid w:val="007A0E9B"/>
    <w:rsid w:val="007A7DD4"/>
    <w:rsid w:val="007B47C0"/>
    <w:rsid w:val="007D2144"/>
    <w:rsid w:val="007E5C62"/>
    <w:rsid w:val="00817FA6"/>
    <w:rsid w:val="0083722E"/>
    <w:rsid w:val="00843464"/>
    <w:rsid w:val="00861139"/>
    <w:rsid w:val="00864E05"/>
    <w:rsid w:val="00873A26"/>
    <w:rsid w:val="00883DB5"/>
    <w:rsid w:val="00892939"/>
    <w:rsid w:val="008F7A1D"/>
    <w:rsid w:val="00914F33"/>
    <w:rsid w:val="00936199"/>
    <w:rsid w:val="00960561"/>
    <w:rsid w:val="009667C1"/>
    <w:rsid w:val="00980601"/>
    <w:rsid w:val="009B1717"/>
    <w:rsid w:val="009C01CD"/>
    <w:rsid w:val="009F305A"/>
    <w:rsid w:val="009F58D1"/>
    <w:rsid w:val="00A02403"/>
    <w:rsid w:val="00A324BC"/>
    <w:rsid w:val="00A44786"/>
    <w:rsid w:val="00A52944"/>
    <w:rsid w:val="00A66427"/>
    <w:rsid w:val="00A66593"/>
    <w:rsid w:val="00A738BA"/>
    <w:rsid w:val="00A74EC6"/>
    <w:rsid w:val="00A77150"/>
    <w:rsid w:val="00A97424"/>
    <w:rsid w:val="00AA3794"/>
    <w:rsid w:val="00AC6294"/>
    <w:rsid w:val="00B005A6"/>
    <w:rsid w:val="00B11782"/>
    <w:rsid w:val="00B2141E"/>
    <w:rsid w:val="00B22D5C"/>
    <w:rsid w:val="00B34A39"/>
    <w:rsid w:val="00B43966"/>
    <w:rsid w:val="00B47520"/>
    <w:rsid w:val="00B91E07"/>
    <w:rsid w:val="00B958A4"/>
    <w:rsid w:val="00BB15AB"/>
    <w:rsid w:val="00BB630C"/>
    <w:rsid w:val="00BE3F21"/>
    <w:rsid w:val="00BF3FC9"/>
    <w:rsid w:val="00C04100"/>
    <w:rsid w:val="00C23FA1"/>
    <w:rsid w:val="00C3312B"/>
    <w:rsid w:val="00C84488"/>
    <w:rsid w:val="00CA7B1C"/>
    <w:rsid w:val="00CB0EE3"/>
    <w:rsid w:val="00CD371B"/>
    <w:rsid w:val="00CE0B7E"/>
    <w:rsid w:val="00CE6390"/>
    <w:rsid w:val="00D03DE4"/>
    <w:rsid w:val="00D97EEB"/>
    <w:rsid w:val="00DB64EA"/>
    <w:rsid w:val="00DD7822"/>
    <w:rsid w:val="00DE36E9"/>
    <w:rsid w:val="00DE7706"/>
    <w:rsid w:val="00DF536C"/>
    <w:rsid w:val="00E17877"/>
    <w:rsid w:val="00E27DFC"/>
    <w:rsid w:val="00E320B4"/>
    <w:rsid w:val="00E55434"/>
    <w:rsid w:val="00E7109D"/>
    <w:rsid w:val="00E94CA7"/>
    <w:rsid w:val="00EB7984"/>
    <w:rsid w:val="00EF4D5A"/>
    <w:rsid w:val="00F02583"/>
    <w:rsid w:val="00F175FE"/>
    <w:rsid w:val="00F5140F"/>
    <w:rsid w:val="00F547C8"/>
    <w:rsid w:val="00F62601"/>
    <w:rsid w:val="00F671DC"/>
    <w:rsid w:val="00F67B89"/>
    <w:rsid w:val="00F777BC"/>
    <w:rsid w:val="00F87AB4"/>
    <w:rsid w:val="00FA3421"/>
    <w:rsid w:val="00FD6B7B"/>
    <w:rsid w:val="00FF16C9"/>
    <w:rsid w:val="00FF2ECA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1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51517"/>
    <w:rPr>
      <w:b/>
      <w:bCs/>
    </w:rPr>
  </w:style>
  <w:style w:type="character" w:styleId="a5">
    <w:name w:val="Emphasis"/>
    <w:basedOn w:val="a0"/>
    <w:uiPriority w:val="20"/>
    <w:qFormat/>
    <w:rsid w:val="00451517"/>
    <w:rPr>
      <w:i/>
      <w:iCs/>
    </w:rPr>
  </w:style>
  <w:style w:type="character" w:styleId="a6">
    <w:name w:val="Hyperlink"/>
    <w:basedOn w:val="a0"/>
    <w:uiPriority w:val="99"/>
    <w:unhideWhenUsed/>
    <w:rsid w:val="00451517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A3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A37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1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51517"/>
    <w:rPr>
      <w:b/>
      <w:bCs/>
    </w:rPr>
  </w:style>
  <w:style w:type="character" w:styleId="a5">
    <w:name w:val="Emphasis"/>
    <w:basedOn w:val="a0"/>
    <w:uiPriority w:val="20"/>
    <w:qFormat/>
    <w:rsid w:val="00451517"/>
    <w:rPr>
      <w:i/>
      <w:iCs/>
    </w:rPr>
  </w:style>
  <w:style w:type="character" w:styleId="a6">
    <w:name w:val="Hyperlink"/>
    <w:basedOn w:val="a0"/>
    <w:uiPriority w:val="99"/>
    <w:unhideWhenUsed/>
    <w:rsid w:val="00451517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A3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A37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11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30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1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28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2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27991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1099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5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01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65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8612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1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0a7dfpihN6s&amp;list=PLUQdJtuh61xVCtiWCNb0PWKTXJ_DeqdC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2021-10-27T09:51:00Z</dcterms:created>
  <dcterms:modified xsi:type="dcterms:W3CDTF">2021-10-27T10:19:00Z</dcterms:modified>
</cp:coreProperties>
</file>